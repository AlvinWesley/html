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37" w:type="dxa"/>
        <w:tblBorders>
          <w:top w:val="none" w:sz="0" w:space="0" w:color="auto"/>
          <w:left w:val="single" w:sz="48" w:space="0" w:color="795FAF" w:themeColor="accent4"/>
          <w:bottom w:val="none" w:sz="0" w:space="0" w:color="auto"/>
          <w:right w:val="single" w:sz="48" w:space="0" w:color="795FAF" w:themeColor="accent4"/>
          <w:insideH w:val="none" w:sz="0" w:space="0" w:color="auto"/>
          <w:insideV w:val="none" w:sz="0" w:space="0" w:color="auto"/>
        </w:tblBorders>
        <w:tblLayout w:type="fixed"/>
        <w:tblLook w:val="04A0" w:firstRow="1" w:lastRow="0" w:firstColumn="1" w:lastColumn="0" w:noHBand="0" w:noVBand="1"/>
      </w:tblPr>
      <w:tblGrid>
        <w:gridCol w:w="6547"/>
        <w:gridCol w:w="2790"/>
      </w:tblGrid>
      <w:tr w:rsidR="00715458" w14:paraId="2AE2029F" w14:textId="77777777" w:rsidTr="000731BB">
        <w:trPr>
          <w:trHeight w:val="4608"/>
        </w:trPr>
        <w:tc>
          <w:tcPr>
            <w:tcW w:w="6547" w:type="dxa"/>
            <w:vAlign w:val="center"/>
          </w:tcPr>
          <w:p w14:paraId="6F885ECA" w14:textId="77777777" w:rsidR="00715458" w:rsidRPr="000731BB" w:rsidRDefault="000731BB" w:rsidP="000924E8">
            <w:pPr>
              <w:pStyle w:val="Heading2"/>
            </w:pPr>
            <w:bookmarkStart w:id="0" w:name="_Hlk141518889"/>
            <w:r>
              <w:rPr>
                <w:noProof/>
              </w:rPr>
              <w:drawing>
                <wp:inline distT="0" distB="0" distL="0" distR="0" wp14:anchorId="0A03FA5D" wp14:editId="55A864DA">
                  <wp:extent cx="3823854" cy="2867891"/>
                  <wp:effectExtent l="0" t="0" r="571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1283" cy="2873463"/>
                          </a:xfrm>
                          <a:prstGeom prst="rect">
                            <a:avLst/>
                          </a:prstGeom>
                        </pic:spPr>
                      </pic:pic>
                    </a:graphicData>
                  </a:graphic>
                </wp:inline>
              </w:drawing>
            </w:r>
          </w:p>
        </w:tc>
        <w:tc>
          <w:tcPr>
            <w:tcW w:w="2790" w:type="dxa"/>
          </w:tcPr>
          <w:p w14:paraId="5DA9691C" w14:textId="77777777" w:rsidR="000731BB" w:rsidRDefault="000731BB" w:rsidP="000731BB">
            <w:r>
              <w:rPr>
                <w:noProof/>
              </w:rPr>
              <w:drawing>
                <wp:inline distT="0" distB="0" distL="0" distR="0" wp14:anchorId="3831D956" wp14:editId="6B6B7F6C">
                  <wp:extent cx="1634490" cy="1634490"/>
                  <wp:effectExtent l="0" t="0" r="3810" b="3810"/>
                  <wp:docPr id="1281564258" name="Picture 2" descr="A logo for a hospi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64258" name="Picture 2" descr="A logo for a hospita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634490" cy="1634490"/>
                          </a:xfrm>
                          <a:prstGeom prst="rect">
                            <a:avLst/>
                          </a:prstGeom>
                        </pic:spPr>
                      </pic:pic>
                    </a:graphicData>
                  </a:graphic>
                </wp:inline>
              </w:drawing>
            </w:r>
          </w:p>
          <w:p w14:paraId="47324F95" w14:textId="77777777" w:rsidR="000731BB" w:rsidRDefault="000731BB" w:rsidP="000731BB">
            <w:pPr>
              <w:pStyle w:val="Title"/>
              <w:spacing w:before="480"/>
              <w:jc w:val="center"/>
            </w:pPr>
            <w:r>
              <w:t>About Us</w:t>
            </w:r>
          </w:p>
          <w:p w14:paraId="7023DCFE" w14:textId="77777777" w:rsidR="00715458" w:rsidRDefault="00715458"/>
        </w:tc>
      </w:tr>
    </w:tbl>
    <w:bookmarkEnd w:id="0"/>
    <w:p w14:paraId="3B8B5B77" w14:textId="0A3682CD" w:rsidR="00B00515" w:rsidRDefault="00B00515" w:rsidP="00B00515">
      <w:pPr>
        <w:pStyle w:val="Heading1"/>
      </w:pPr>
      <w:r>
        <w:t>Topics</w:t>
      </w:r>
      <w:bookmarkStart w:id="1" w:name="_|63MsY/lWakO//MamUqftrQ==|2467|4"/>
      <w:bookmarkEnd w:id="1"/>
    </w:p>
    <w:p w14:paraId="6C40A591" w14:textId="77777777" w:rsidR="00B00515" w:rsidRDefault="00000000" w:rsidP="00B00515">
      <w:pPr>
        <w:pStyle w:val="ListParagraph"/>
        <w:numPr>
          <w:ilvl w:val="0"/>
          <w:numId w:val="7"/>
        </w:numPr>
      </w:pPr>
      <w:hyperlink w:anchor="_Who_We_Are" w:history="1">
        <w:r w:rsidR="00B00515" w:rsidRPr="00B00515">
          <w:rPr>
            <w:rStyle w:val="Hyperlink"/>
          </w:rPr>
          <w:t>Who We Are</w:t>
        </w:r>
      </w:hyperlink>
      <w:bookmarkStart w:id="2" w:name="_|63MsY/lWakO//MamUqftrQ==|2467|5"/>
      <w:bookmarkEnd w:id="2"/>
    </w:p>
    <w:p w14:paraId="071C9481" w14:textId="77777777" w:rsidR="00B00515" w:rsidRDefault="00000000" w:rsidP="00B00515">
      <w:pPr>
        <w:pStyle w:val="ListParagraph"/>
        <w:numPr>
          <w:ilvl w:val="0"/>
          <w:numId w:val="7"/>
        </w:numPr>
      </w:pPr>
      <w:hyperlink w:anchor="_Mission,_Vision_&amp;" w:history="1">
        <w:r w:rsidR="00B00515" w:rsidRPr="00B00515">
          <w:rPr>
            <w:rStyle w:val="Hyperlink"/>
          </w:rPr>
          <w:t>Mission, Vision &amp; Values</w:t>
        </w:r>
      </w:hyperlink>
      <w:bookmarkStart w:id="3" w:name="_|63MsY/lWakO//MamUqftrQ==|2467|6"/>
      <w:bookmarkEnd w:id="3"/>
    </w:p>
    <w:p w14:paraId="73475FD2" w14:textId="77777777" w:rsidR="00B00515" w:rsidRDefault="00000000" w:rsidP="00B00515">
      <w:pPr>
        <w:pStyle w:val="ListParagraph"/>
        <w:numPr>
          <w:ilvl w:val="0"/>
          <w:numId w:val="7"/>
        </w:numPr>
      </w:pPr>
      <w:hyperlink w:anchor="_Hospital_Capacity" w:history="1">
        <w:r w:rsidR="00B00515" w:rsidRPr="00B00515">
          <w:rPr>
            <w:rStyle w:val="Hyperlink"/>
          </w:rPr>
          <w:t>Hospital Capacity</w:t>
        </w:r>
      </w:hyperlink>
    </w:p>
    <w:bookmarkStart w:id="4" w:name="_|63MsY/lWakO//MamUqftrQ==|2467|7"/>
    <w:bookmarkEnd w:id="4"/>
    <w:p w14:paraId="524D6F84" w14:textId="49C2CE2B" w:rsidR="00B00515" w:rsidRPr="00B00515" w:rsidRDefault="00AA322D" w:rsidP="00B00515">
      <w:pPr>
        <w:pStyle w:val="ListParagraph"/>
        <w:numPr>
          <w:ilvl w:val="0"/>
          <w:numId w:val="7"/>
        </w:numPr>
      </w:pPr>
      <w:r>
        <w:fldChar w:fldCharType="begin"/>
      </w:r>
      <w:r>
        <w:instrText>HYPERLINK  \l "_Patient_Safety_&amp;"</w:instrText>
      </w:r>
      <w:r>
        <w:fldChar w:fldCharType="separate"/>
      </w:r>
      <w:r w:rsidR="00B00515" w:rsidRPr="00AA322D">
        <w:rPr>
          <w:rStyle w:val="Hyperlink"/>
        </w:rPr>
        <w:t>Patient Safety &amp; Quality</w:t>
      </w:r>
      <w:bookmarkStart w:id="5" w:name="_|63MsY/lWakO//MamUqftrQ==|2467|8"/>
      <w:bookmarkEnd w:id="5"/>
      <w:r>
        <w:fldChar w:fldCharType="end"/>
      </w:r>
    </w:p>
    <w:p w14:paraId="7FBC09C5" w14:textId="77777777" w:rsidR="008F5F23" w:rsidRPr="000731BB" w:rsidRDefault="00204C73" w:rsidP="00B00515">
      <w:pPr>
        <w:pStyle w:val="Heading1"/>
      </w:pPr>
      <w:bookmarkStart w:id="6" w:name="_Who_We_Are"/>
      <w:bookmarkEnd w:id="6"/>
      <w:r w:rsidRPr="00B00515">
        <w:t>Who</w:t>
      </w:r>
      <w:r>
        <w:t xml:space="preserve"> We Are</w:t>
      </w:r>
      <w:bookmarkStart w:id="7" w:name="_|63MsY/lWakO//MamUqftrQ==|2467|9"/>
      <w:bookmarkEnd w:id="7"/>
    </w:p>
    <w:p w14:paraId="6BCFBD34" w14:textId="6376F1CF" w:rsidR="00204C73" w:rsidRDefault="00204C73" w:rsidP="00204C73">
      <w:r>
        <w:t>Westview</w:t>
      </w:r>
      <w:r w:rsidRPr="00204C73">
        <w:t xml:space="preserve"> Children’s Hospital is a leader in general and specialized </w:t>
      </w:r>
      <w:hyperlink r:id="rId11" w:history="1">
        <w:r w:rsidR="00571025">
          <w:rPr>
            <w:rStyle w:val="Hyperlink"/>
          </w:rPr>
          <w:t>Click to view a list of hospital programs.</w:t>
        </w:r>
      </w:hyperlink>
      <w:r w:rsidRPr="00204C73">
        <w:t xml:space="preserve"> and is the foremost teaching and research </w:t>
      </w:r>
      <w:hyperlink w:anchor="Capacity" w:history="1">
        <w:r w:rsidRPr="0091614A">
          <w:rPr>
            <w:rStyle w:val="Hyperlink"/>
          </w:rPr>
          <w:t>facility</w:t>
        </w:r>
      </w:hyperlink>
      <w:r w:rsidRPr="00204C73">
        <w:t xml:space="preserve"> for </w:t>
      </w:r>
      <w:del w:id="8" w:author="Breilerk" w:date="2024-09-08T10:10:00Z" w16du:dateUtc="2024-09-08T07:10:00Z">
        <w:r w:rsidRPr="00204C73" w:rsidDel="00571025">
          <w:delText xml:space="preserve">child </w:delText>
        </w:r>
      </w:del>
      <w:ins w:id="9" w:author="Breilerk" w:date="2024-09-08T10:10:00Z" w16du:dateUtc="2024-09-08T07:10:00Z">
        <w:r w:rsidR="00571025">
          <w:t xml:space="preserve">children’s </w:t>
        </w:r>
      </w:ins>
      <w:r w:rsidRPr="00204C73">
        <w:t>health.</w:t>
      </w:r>
      <w:bookmarkStart w:id="10" w:name="_|63MsY/lWakO//MamUqftrQ==|2467|10"/>
      <w:bookmarkEnd w:id="10"/>
    </w:p>
    <w:p w14:paraId="1B9A70CC" w14:textId="77777777" w:rsidR="00204C73" w:rsidRPr="000924E8" w:rsidRDefault="00204C73" w:rsidP="00B00515">
      <w:pPr>
        <w:pStyle w:val="Heading1"/>
      </w:pPr>
      <w:bookmarkStart w:id="11" w:name="_Mission,_Vision_&amp;"/>
      <w:bookmarkEnd w:id="11"/>
      <w:r w:rsidRPr="000924E8">
        <w:t>Mission</w:t>
      </w:r>
      <w:r w:rsidR="00B00515">
        <w:t>, Vision &amp; Values</w:t>
      </w:r>
      <w:bookmarkStart w:id="12" w:name="_|63MsY/lWakO//MamUqftrQ==|2467|11"/>
      <w:bookmarkEnd w:id="12"/>
    </w:p>
    <w:p w14:paraId="0EE61429" w14:textId="77777777" w:rsidR="00B00515" w:rsidRDefault="00B00515" w:rsidP="00B00515">
      <w:pPr>
        <w:pStyle w:val="Heading2"/>
      </w:pPr>
      <w:r>
        <w:t>Mission</w:t>
      </w:r>
      <w:bookmarkStart w:id="13" w:name="_|63MsY/lWakO//MamUqftrQ==|2467|12"/>
      <w:bookmarkEnd w:id="13"/>
    </w:p>
    <w:p w14:paraId="2BA01867" w14:textId="77777777" w:rsidR="00204C73" w:rsidRPr="00204C73" w:rsidRDefault="00773B34" w:rsidP="00204C73">
      <w:r>
        <w:t>Provide the highest quality of health care thro</w:t>
      </w:r>
      <w:r w:rsidR="00204C73" w:rsidRPr="00204C73">
        <w:t>ugh caring, leading and learning together </w:t>
      </w:r>
      <w:bookmarkStart w:id="14" w:name="_|63MsY/lWakO//MamUqftrQ==|2467|13"/>
      <w:bookmarkEnd w:id="14"/>
    </w:p>
    <w:p w14:paraId="37D4E10A" w14:textId="77777777" w:rsidR="00204C73" w:rsidRPr="000924E8" w:rsidRDefault="00204C73" w:rsidP="000924E8">
      <w:pPr>
        <w:pStyle w:val="Heading2"/>
      </w:pPr>
      <w:r w:rsidRPr="000924E8">
        <w:t>Vision</w:t>
      </w:r>
      <w:bookmarkStart w:id="15" w:name="_|63MsY/lWakO//MamUqftrQ==|2467|14"/>
      <w:bookmarkEnd w:id="15"/>
    </w:p>
    <w:p w14:paraId="7CCA0A41" w14:textId="77777777" w:rsidR="00204C73" w:rsidRPr="00204C73" w:rsidRDefault="00773B34" w:rsidP="00204C73">
      <w:r>
        <w:t>Facilitate state</w:t>
      </w:r>
      <w:r w:rsidR="00204C73" w:rsidRPr="00204C73">
        <w:t xml:space="preserve">-wide solutions for excellence in </w:t>
      </w:r>
      <w:r>
        <w:t xml:space="preserve">children’s </w:t>
      </w:r>
      <w:r w:rsidR="00204C73" w:rsidRPr="00204C73">
        <w:t>health</w:t>
      </w:r>
      <w:bookmarkStart w:id="16" w:name="_|63MsY/lWakO//MamUqftrQ==|2467|15"/>
      <w:bookmarkEnd w:id="16"/>
    </w:p>
    <w:p w14:paraId="6DF866B5" w14:textId="77777777" w:rsidR="00204C73" w:rsidRPr="000924E8" w:rsidRDefault="00204C73" w:rsidP="000924E8">
      <w:pPr>
        <w:pStyle w:val="Heading2"/>
      </w:pPr>
      <w:r w:rsidRPr="000924E8">
        <w:t>Values </w:t>
      </w:r>
      <w:bookmarkStart w:id="17" w:name="_|63MsY/lWakO//MamUqftrQ==|2467|16"/>
      <w:bookmarkEnd w:id="17"/>
    </w:p>
    <w:p w14:paraId="6D891AC6" w14:textId="77777777" w:rsidR="00204C73" w:rsidRPr="000924E8" w:rsidRDefault="00204C73" w:rsidP="000924E8">
      <w:pPr>
        <w:pStyle w:val="Heading3"/>
      </w:pPr>
      <w:r w:rsidRPr="000924E8">
        <w:t xml:space="preserve">Respect </w:t>
      </w:r>
      <w:r w:rsidR="00773B34">
        <w:t>P</w:t>
      </w:r>
      <w:r w:rsidRPr="000924E8">
        <w:t>eople</w:t>
      </w:r>
      <w:bookmarkStart w:id="18" w:name="_|63MsY/lWakO//MamUqftrQ==|2467|17"/>
      <w:bookmarkEnd w:id="18"/>
    </w:p>
    <w:p w14:paraId="3FD502DC" w14:textId="77777777" w:rsidR="00204C73" w:rsidRPr="00204C73" w:rsidRDefault="00204C73" w:rsidP="00204C73">
      <w:r w:rsidRPr="00204C73">
        <w:t xml:space="preserve">We treat people as individuals with unique beliefs, values, lived experiences and cultural norms. We </w:t>
      </w:r>
      <w:r w:rsidR="00773B34" w:rsidRPr="00204C73">
        <w:t>request</w:t>
      </w:r>
      <w:r w:rsidRPr="00204C73">
        <w:t xml:space="preserve">, listen to and respond to suggestions for improvement. Patients and families are at the </w:t>
      </w:r>
      <w:r w:rsidR="00773B34">
        <w:t>center</w:t>
      </w:r>
      <w:r w:rsidRPr="00204C73">
        <w:t xml:space="preserve"> of all we do.</w:t>
      </w:r>
      <w:bookmarkStart w:id="19" w:name="_|63MsY/lWakO//MamUqftrQ==|2467|18"/>
      <w:bookmarkEnd w:id="19"/>
    </w:p>
    <w:p w14:paraId="69DB7F2C" w14:textId="77777777" w:rsidR="00204C73" w:rsidRPr="000924E8" w:rsidRDefault="00204C73" w:rsidP="000924E8">
      <w:pPr>
        <w:pStyle w:val="Heading3"/>
      </w:pPr>
      <w:r w:rsidRPr="000924E8">
        <w:t xml:space="preserve">Be </w:t>
      </w:r>
      <w:r w:rsidR="00773B34">
        <w:t>C</w:t>
      </w:r>
      <w:r w:rsidRPr="000924E8">
        <w:t>ompassionate </w:t>
      </w:r>
      <w:bookmarkStart w:id="20" w:name="_|63MsY/lWakO//MamUqftrQ==|2467|19"/>
      <w:bookmarkEnd w:id="20"/>
    </w:p>
    <w:p w14:paraId="24AA9F3E" w14:textId="5D4FFD7F" w:rsidR="00204C73" w:rsidRDefault="00204C73" w:rsidP="00204C73">
      <w:r w:rsidRPr="00204C73">
        <w:t xml:space="preserve">Whether it's caring for a patient, family member or colleague, being compassionate is fundamental to the work we do. We care about the health and well-being of one another and those we serve. </w:t>
      </w:r>
      <w:bookmarkStart w:id="21" w:name="_|63MsY/lWakO//MamUqftrQ==|2467|20"/>
      <w:bookmarkEnd w:id="21"/>
    </w:p>
    <w:p w14:paraId="40ABC259" w14:textId="77777777" w:rsidR="00773B34" w:rsidRDefault="00773B34" w:rsidP="00773B34">
      <w:pPr>
        <w:pStyle w:val="Heading3"/>
      </w:pPr>
      <w:r>
        <w:lastRenderedPageBreak/>
        <w:t>Respect Diversity</w:t>
      </w:r>
      <w:bookmarkStart w:id="22" w:name="_|63MsY/lWakO//MamUqftrQ==|2467|21"/>
      <w:bookmarkEnd w:id="22"/>
    </w:p>
    <w:p w14:paraId="184BAC59" w14:textId="77777777" w:rsidR="00773B34" w:rsidRPr="00204C73" w:rsidRDefault="00773B34" w:rsidP="00204C73">
      <w:r w:rsidRPr="00773B34">
        <w:t>We are dedicated to creating a culture where all patients, families, clinicians, researchers, staff, and communities feel empowered and supported. We are committed to working together to support health equity</w:t>
      </w:r>
      <w:r>
        <w:t>. O</w:t>
      </w:r>
      <w:r w:rsidRPr="00773B34">
        <w:t>ur formal</w:t>
      </w:r>
      <w:r>
        <w:rPr>
          <w:rFonts w:ascii="Open Sans" w:hAnsi="Open Sans" w:cs="Open Sans"/>
          <w:color w:val="333333"/>
          <w:sz w:val="29"/>
          <w:szCs w:val="29"/>
          <w:shd w:val="clear" w:color="auto" w:fill="FFFFFF"/>
        </w:rPr>
        <w:t xml:space="preserve"> </w:t>
      </w:r>
      <w:r w:rsidRPr="00773B34">
        <w:t xml:space="preserve">Declaration on Equity, Diversity and Inclusivity </w:t>
      </w:r>
      <w:r>
        <w:t>is</w:t>
      </w:r>
      <w:r w:rsidRPr="00773B34">
        <w:t xml:space="preserve"> our guiding compass in making this goal a reality.</w:t>
      </w:r>
      <w:bookmarkStart w:id="23" w:name="_|63MsY/lWakO//MamUqftrQ==|2467|22"/>
      <w:bookmarkEnd w:id="23"/>
    </w:p>
    <w:p w14:paraId="2A1F87E8" w14:textId="77777777" w:rsidR="00204C73" w:rsidRPr="000924E8" w:rsidRDefault="00204C73" w:rsidP="000924E8">
      <w:pPr>
        <w:pStyle w:val="Heading3"/>
      </w:pPr>
      <w:r w:rsidRPr="000924E8">
        <w:t xml:space="preserve">Cultivate </w:t>
      </w:r>
      <w:r w:rsidR="00773B34">
        <w:t>P</w:t>
      </w:r>
      <w:r w:rsidRPr="000924E8">
        <w:t>artnerships</w:t>
      </w:r>
      <w:bookmarkStart w:id="24" w:name="_|63MsY/lWakO//MamUqftrQ==|2467|23"/>
      <w:bookmarkEnd w:id="24"/>
    </w:p>
    <w:p w14:paraId="16ADA441" w14:textId="60BCDEAE" w:rsidR="00204C73" w:rsidRPr="00204C73" w:rsidRDefault="00204C73" w:rsidP="00204C73">
      <w:r w:rsidRPr="00204C73">
        <w:t xml:space="preserve">Our </w:t>
      </w:r>
      <w:r w:rsidR="00773B34">
        <w:t>state-wide</w:t>
      </w:r>
      <w:r w:rsidRPr="00204C73">
        <w:t xml:space="preserve"> scope means we foster partnerships wherever possible to improve health outcomes. We collaborate with each other, those we serve and regional, </w:t>
      </w:r>
      <w:r w:rsidR="00773B34">
        <w:t>state</w:t>
      </w:r>
      <w:r w:rsidRPr="00204C73">
        <w:t xml:space="preserve">, </w:t>
      </w:r>
      <w:r w:rsidR="00025051">
        <w:t xml:space="preserve">and </w:t>
      </w:r>
      <w:r w:rsidRPr="00204C73">
        <w:t>national colleagues. We believe cultivating partnerships also means supporting patients and their families to make the healthcare decisions that are right for them.  </w:t>
      </w:r>
      <w:bookmarkStart w:id="25" w:name="_|63MsY/lWakO//MamUqftrQ==|2467|24"/>
      <w:bookmarkEnd w:id="25"/>
    </w:p>
    <w:p w14:paraId="1E830458" w14:textId="77777777" w:rsidR="00204C73" w:rsidRPr="000924E8" w:rsidRDefault="00204C73" w:rsidP="000924E8">
      <w:pPr>
        <w:pStyle w:val="Heading3"/>
      </w:pPr>
      <w:r w:rsidRPr="000924E8">
        <w:t xml:space="preserve">Serve with </w:t>
      </w:r>
      <w:r w:rsidR="00773B34">
        <w:t>P</w:t>
      </w:r>
      <w:r w:rsidRPr="000924E8">
        <w:t>urpose</w:t>
      </w:r>
      <w:bookmarkStart w:id="26" w:name="_|63MsY/lWakO//MamUqftrQ==|2467|25"/>
      <w:bookmarkEnd w:id="26"/>
    </w:p>
    <w:p w14:paraId="234A5653" w14:textId="48B7A87B" w:rsidR="00204C73" w:rsidRDefault="00204C73" w:rsidP="00204C73">
      <w:r w:rsidRPr="00204C73">
        <w:t>Our shared drive to make meaningful improvements in care helps to guide our services. We believe that making a difference in the lives of others is our legacy.</w:t>
      </w:r>
      <w:bookmarkStart w:id="27" w:name="_|63MsY/lWakO//MamUqftrQ==|2467|26"/>
      <w:bookmarkEnd w:id="27"/>
    </w:p>
    <w:p w14:paraId="75DE6406" w14:textId="77777777" w:rsidR="00B00515" w:rsidRDefault="00B00515" w:rsidP="00B00515">
      <w:pPr>
        <w:pStyle w:val="Heading1"/>
      </w:pPr>
      <w:bookmarkStart w:id="28" w:name="_Hospital_Capacity"/>
      <w:bookmarkStart w:id="29" w:name="Capacity"/>
      <w:bookmarkEnd w:id="28"/>
      <w:bookmarkEnd w:id="29"/>
      <w:r>
        <w:t>Hospital Capacity</w:t>
      </w:r>
      <w:bookmarkStart w:id="30" w:name="_|63MsY/lWakO//MamUqftrQ==|2467|27"/>
      <w:bookmarkEnd w:id="30"/>
    </w:p>
    <w:p w14:paraId="6FB02B05" w14:textId="134B749B" w:rsidR="00B00515" w:rsidRDefault="00B00515" w:rsidP="00B00515">
      <w:r w:rsidRPr="00B00515">
        <w:t xml:space="preserve">With more than </w:t>
      </w:r>
      <w:r w:rsidR="00921AFC">
        <w:t>30</w:t>
      </w:r>
      <w:r w:rsidR="00921AFC" w:rsidRPr="00B00515">
        <w:t xml:space="preserve"> </w:t>
      </w:r>
      <w:r w:rsidRPr="00B00515">
        <w:t xml:space="preserve">clinical departments and </w:t>
      </w:r>
      <w:r w:rsidR="00025051">
        <w:t>170</w:t>
      </w:r>
      <w:r w:rsidRPr="00B00515">
        <w:t xml:space="preserve"> specialized clinical programs, </w:t>
      </w:r>
      <w:r>
        <w:t xml:space="preserve">Westview </w:t>
      </w:r>
      <w:r w:rsidRPr="00B00515">
        <w:t xml:space="preserve">Children’s </w:t>
      </w:r>
      <w:r>
        <w:t xml:space="preserve">Hospital </w:t>
      </w:r>
      <w:r w:rsidRPr="00B00515">
        <w:t xml:space="preserve">is one of the largest pediatric medical centers in the </w:t>
      </w:r>
      <w:r>
        <w:t xml:space="preserve">western </w:t>
      </w:r>
      <w:r w:rsidRPr="00B00515">
        <w:t xml:space="preserve">United States. We provide a complete range of </w:t>
      </w:r>
      <w:hyperlink r:id="rId12" w:history="1">
        <w:r w:rsidRPr="00AA322D">
          <w:rPr>
            <w:rStyle w:val="Hyperlink"/>
          </w:rPr>
          <w:t>health care services</w:t>
        </w:r>
      </w:hyperlink>
      <w:r w:rsidRPr="00B00515">
        <w:t xml:space="preserve"> for children of all </w:t>
      </w:r>
      <w:r>
        <w:t>ages.</w:t>
      </w:r>
      <w:bookmarkStart w:id="31" w:name="_|63MsY/lWakO//MamUqftrQ==|2467|28"/>
      <w:bookmarkEnd w:id="31"/>
    </w:p>
    <w:p w14:paraId="546F4DEF" w14:textId="77777777" w:rsidR="00B00515" w:rsidRPr="00B00515" w:rsidRDefault="00B00515" w:rsidP="00B00515">
      <w:pPr>
        <w:pStyle w:val="Heading1"/>
      </w:pPr>
      <w:bookmarkStart w:id="32" w:name="_Patient_Safety_&amp;"/>
      <w:bookmarkEnd w:id="32"/>
      <w:r>
        <w:t>Patient Safety &amp; Quality</w:t>
      </w:r>
      <w:bookmarkStart w:id="33" w:name="_|63MsY/lWakO//MamUqftrQ==|2467|29"/>
      <w:bookmarkEnd w:id="33"/>
    </w:p>
    <w:p w14:paraId="4D0DB20D" w14:textId="622E32D8" w:rsidR="00B00515" w:rsidRPr="00B00515" w:rsidRDefault="00B00515" w:rsidP="00B00515">
      <w:r>
        <w:t>At Westview Children’s Hospital, we</w:t>
      </w:r>
      <w:r w:rsidRPr="00B00515">
        <w:t xml:space="preserve"> believe that caring for your child is both a privilege and a responsibility. </w:t>
      </w:r>
      <w:r>
        <w:t>We are</w:t>
      </w:r>
      <w:r w:rsidRPr="00B00515">
        <w:t xml:space="preserve"> committed to providing the best possible care to every patient and family, and </w:t>
      </w:r>
      <w:r w:rsidR="00025051">
        <w:t xml:space="preserve">to </w:t>
      </w:r>
      <w:r w:rsidRPr="00B00515">
        <w:t xml:space="preserve">raising the bar for the quality and safety of pediatric health care across the </w:t>
      </w:r>
      <w:r w:rsidR="00921AFC">
        <w:t>state</w:t>
      </w:r>
      <w:r w:rsidRPr="00B00515">
        <w:t>. We constantly measure our performance to continuously improve what we do. We also work hard to make sure that practices reflect the latest science, while responding to the unique needs, preferences, and values of our patients and families.</w:t>
      </w:r>
      <w:bookmarkStart w:id="34" w:name="_|63MsY/lWakO//MamUqftrQ==|2467|30"/>
      <w:bookmarkEnd w:id="34"/>
    </w:p>
    <w:p w14:paraId="2174699A" w14:textId="77777777" w:rsidR="00BD4B3A" w:rsidRDefault="00B00515" w:rsidP="00B00515">
      <w:r w:rsidRPr="00B00515">
        <w:t xml:space="preserve">The Program for Patient Safety and Quality supports improvement work throughout </w:t>
      </w:r>
      <w:r>
        <w:t>Westview</w:t>
      </w:r>
      <w:r w:rsidRPr="00B00515">
        <w:t xml:space="preserve"> Children’s</w:t>
      </w:r>
      <w:r>
        <w:t xml:space="preserve"> Hospital</w:t>
      </w:r>
      <w:r w:rsidRPr="00B00515">
        <w:t>. The team includes physician leaders, improvement consultants, patient safety reviewers, clinical effectiveness experts, and many others.</w:t>
      </w:r>
      <w:bookmarkStart w:id="35" w:name="_|63MsY/lWakO//MamUqftrQ==|2467|31"/>
      <w:bookmarkEnd w:id="35"/>
    </w:p>
    <w:p w14:paraId="4805622A" w14:textId="1193C23F" w:rsidR="0091614A" w:rsidRDefault="0091614A" w:rsidP="00B00515">
      <w:r>
        <w:pict w14:anchorId="6C8FAE52">
          <v:rect id="_x0000_i1025" style="width:0;height:1.5pt" o:hralign="center" o:hrstd="t" o:hr="t" fillcolor="#a0a0a0" stroked="f"/>
        </w:pict>
      </w:r>
    </w:p>
    <w:p w14:paraId="6B96D44E" w14:textId="77777777" w:rsidR="0091614A" w:rsidRDefault="0091614A" w:rsidP="0091614A">
      <w:pPr>
        <w:jc w:val="center"/>
      </w:pPr>
      <w:r>
        <w:t>Westview Children’s Hospital | 62 Hood Point Road | Tacoma, WA 98404</w:t>
      </w:r>
    </w:p>
    <w:p w14:paraId="145BA76E" w14:textId="77777777" w:rsidR="0091614A" w:rsidRDefault="0091614A" w:rsidP="0091614A">
      <w:pPr>
        <w:jc w:val="center"/>
      </w:pPr>
      <w:r>
        <w:t xml:space="preserve">(253) 555-5490 | info@westview.cengage.com | </w:t>
      </w:r>
      <w:hyperlink r:id="rId13" w:history="1">
        <w:r>
          <w:rPr>
            <w:rStyle w:val="Hyperlink"/>
          </w:rPr>
          <w:t>www.westview.cengage.com</w:t>
        </w:r>
      </w:hyperlink>
    </w:p>
    <w:p w14:paraId="1B32DA70" w14:textId="7CC55A42" w:rsidR="0091614A" w:rsidRDefault="0091614A" w:rsidP="0091614A">
      <w:pPr>
        <w:jc w:val="center"/>
      </w:pPr>
      <w:r>
        <w:rPr>
          <w:noProof/>
        </w:rPr>
        <w:drawing>
          <wp:inline distT="0" distB="0" distL="0" distR="0" wp14:anchorId="2BEE2F3C" wp14:editId="6EBA5114">
            <wp:extent cx="1276350" cy="1276350"/>
            <wp:effectExtent l="0" t="0" r="0" b="0"/>
            <wp:docPr id="619999179" name="Picture 2" descr="A logo for a hospi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hospita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inline>
        </w:drawing>
      </w:r>
    </w:p>
    <w:p w14:paraId="384560D1" w14:textId="6C104A75" w:rsidR="0091614A" w:rsidRPr="00571025" w:rsidRDefault="0091614A" w:rsidP="00B00515"/>
    <w:sectPr w:rsidR="0091614A" w:rsidRPr="00571025">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160DC" w14:textId="77777777" w:rsidR="001F47DF" w:rsidRDefault="001F47DF">
      <w:pPr>
        <w:spacing w:after="0" w:line="240" w:lineRule="auto"/>
      </w:pPr>
      <w:r>
        <w:separator/>
      </w:r>
    </w:p>
  </w:endnote>
  <w:endnote w:type="continuationSeparator" w:id="0">
    <w:p w14:paraId="161FB4BE" w14:textId="77777777" w:rsidR="001F47DF" w:rsidRDefault="001F47DF">
      <w:pPr>
        <w:spacing w:after="0" w:line="240" w:lineRule="auto"/>
      </w:pPr>
      <w:r>
        <w:continuationSeparator/>
      </w:r>
    </w:p>
  </w:endnote>
  <w:endnote w:type="continuationNotice" w:id="1">
    <w:p w14:paraId="29EC3E96" w14:textId="77777777" w:rsidR="001F47DF" w:rsidRDefault="001F47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702E0" w14:textId="77777777" w:rsidR="00E42514" w:rsidRDefault="00000000" w:rsidP="00571025">
    <w:r>
      <w:t>This file created specifically for SYED ALI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90FEE" w14:textId="77777777" w:rsidR="001F47DF" w:rsidRDefault="001F47DF">
      <w:pPr>
        <w:spacing w:after="0" w:line="240" w:lineRule="auto"/>
      </w:pPr>
      <w:r>
        <w:separator/>
      </w:r>
    </w:p>
  </w:footnote>
  <w:footnote w:type="continuationSeparator" w:id="0">
    <w:p w14:paraId="72A98DE7" w14:textId="77777777" w:rsidR="001F47DF" w:rsidRDefault="001F47DF">
      <w:pPr>
        <w:spacing w:after="0" w:line="240" w:lineRule="auto"/>
      </w:pPr>
      <w:r>
        <w:continuationSeparator/>
      </w:r>
    </w:p>
  </w:footnote>
  <w:footnote w:type="continuationNotice" w:id="1">
    <w:p w14:paraId="74EAC7EB" w14:textId="77777777" w:rsidR="001F47DF" w:rsidRDefault="001F47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ED00F" w14:textId="77777777" w:rsidR="00073932" w:rsidRDefault="00073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E336F"/>
    <w:multiLevelType w:val="multilevel"/>
    <w:tmpl w:val="AE40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ED5"/>
    <w:multiLevelType w:val="hybridMultilevel"/>
    <w:tmpl w:val="80D03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B4232"/>
    <w:multiLevelType w:val="multilevel"/>
    <w:tmpl w:val="928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34649"/>
    <w:multiLevelType w:val="hybridMultilevel"/>
    <w:tmpl w:val="5BF67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D6E09E7"/>
    <w:multiLevelType w:val="hybridMultilevel"/>
    <w:tmpl w:val="1266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7D2DAB"/>
    <w:multiLevelType w:val="hybridMultilevel"/>
    <w:tmpl w:val="531EF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B10494"/>
    <w:multiLevelType w:val="hybridMultilevel"/>
    <w:tmpl w:val="8B8031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97661152">
    <w:abstractNumId w:val="4"/>
  </w:num>
  <w:num w:numId="2" w16cid:durableId="1819414880">
    <w:abstractNumId w:val="1"/>
  </w:num>
  <w:num w:numId="3" w16cid:durableId="959603845">
    <w:abstractNumId w:val="5"/>
  </w:num>
  <w:num w:numId="4" w16cid:durableId="1606771315">
    <w:abstractNumId w:val="2"/>
  </w:num>
  <w:num w:numId="5" w16cid:durableId="1590041295">
    <w:abstractNumId w:val="0"/>
  </w:num>
  <w:num w:numId="6" w16cid:durableId="1420911564">
    <w:abstractNumId w:val="3"/>
  </w:num>
  <w:num w:numId="7" w16cid:durableId="25686436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eilerk">
    <w15:presenceInfo w15:providerId="None" w15:userId="Breile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F23"/>
    <w:rsid w:val="00025051"/>
    <w:rsid w:val="000731BB"/>
    <w:rsid w:val="00073932"/>
    <w:rsid w:val="000924E8"/>
    <w:rsid w:val="000969A4"/>
    <w:rsid w:val="00115D6F"/>
    <w:rsid w:val="001603E6"/>
    <w:rsid w:val="0018007A"/>
    <w:rsid w:val="001C42CE"/>
    <w:rsid w:val="001F47DF"/>
    <w:rsid w:val="002033CF"/>
    <w:rsid w:val="00204C73"/>
    <w:rsid w:val="002353EE"/>
    <w:rsid w:val="00236A89"/>
    <w:rsid w:val="002C7273"/>
    <w:rsid w:val="0047261C"/>
    <w:rsid w:val="00491B43"/>
    <w:rsid w:val="004B3396"/>
    <w:rsid w:val="004E0DF0"/>
    <w:rsid w:val="00514425"/>
    <w:rsid w:val="00557B97"/>
    <w:rsid w:val="00571025"/>
    <w:rsid w:val="00701F87"/>
    <w:rsid w:val="00715458"/>
    <w:rsid w:val="00773B34"/>
    <w:rsid w:val="0081374E"/>
    <w:rsid w:val="008269E4"/>
    <w:rsid w:val="0089499A"/>
    <w:rsid w:val="008F5F23"/>
    <w:rsid w:val="00913789"/>
    <w:rsid w:val="00914F67"/>
    <w:rsid w:val="0091614A"/>
    <w:rsid w:val="00921AFC"/>
    <w:rsid w:val="009251FF"/>
    <w:rsid w:val="009F48A9"/>
    <w:rsid w:val="009F78F4"/>
    <w:rsid w:val="00A849BE"/>
    <w:rsid w:val="00AA322D"/>
    <w:rsid w:val="00AC5316"/>
    <w:rsid w:val="00B00515"/>
    <w:rsid w:val="00B37C92"/>
    <w:rsid w:val="00BD4B3A"/>
    <w:rsid w:val="00C251E1"/>
    <w:rsid w:val="00C35532"/>
    <w:rsid w:val="00C41CF8"/>
    <w:rsid w:val="00C62CD2"/>
    <w:rsid w:val="00D3480A"/>
    <w:rsid w:val="00E42514"/>
    <w:rsid w:val="00E54FBB"/>
    <w:rsid w:val="00EA19AC"/>
    <w:rsid w:val="00ED6B81"/>
    <w:rsid w:val="00F07E3B"/>
    <w:rsid w:val="00FD2BEF"/>
    <w:rsid w:val="00FF501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FA4CA"/>
  <w15:chartTrackingRefBased/>
  <w15:docId w15:val="{B50B3533-F728-40C5-9007-28347F6A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15"/>
    <w:pPr>
      <w:spacing w:before="240" w:after="120" w:line="240" w:lineRule="auto"/>
      <w:outlineLvl w:val="0"/>
    </w:pPr>
    <w:rPr>
      <w:color w:val="584386" w:themeColor="accent4" w:themeShade="BF"/>
      <w:sz w:val="32"/>
    </w:rPr>
  </w:style>
  <w:style w:type="paragraph" w:styleId="Heading2">
    <w:name w:val="heading 2"/>
    <w:basedOn w:val="Normal"/>
    <w:next w:val="Normal"/>
    <w:link w:val="Heading2Char"/>
    <w:uiPriority w:val="9"/>
    <w:unhideWhenUsed/>
    <w:qFormat/>
    <w:rsid w:val="000924E8"/>
    <w:pPr>
      <w:keepNext/>
      <w:keepLines/>
      <w:spacing w:before="40" w:after="0"/>
      <w:outlineLvl w:val="1"/>
    </w:pPr>
    <w:rPr>
      <w:rFonts w:asciiTheme="majorHAnsi" w:eastAsiaTheme="majorEastAsia" w:hAnsiTheme="majorHAnsi" w:cstheme="majorBidi"/>
      <w:color w:val="795FAF" w:themeColor="accent4"/>
      <w:sz w:val="26"/>
      <w:szCs w:val="26"/>
    </w:rPr>
  </w:style>
  <w:style w:type="paragraph" w:styleId="Heading3">
    <w:name w:val="heading 3"/>
    <w:basedOn w:val="Normal"/>
    <w:next w:val="Normal"/>
    <w:link w:val="Heading3Char"/>
    <w:uiPriority w:val="9"/>
    <w:unhideWhenUsed/>
    <w:qFormat/>
    <w:rsid w:val="000924E8"/>
    <w:pPr>
      <w:keepNext/>
      <w:keepLines/>
      <w:spacing w:before="40" w:after="0"/>
      <w:outlineLvl w:val="2"/>
    </w:pPr>
    <w:rPr>
      <w:rFonts w:asciiTheme="majorHAnsi" w:eastAsiaTheme="majorEastAsia" w:hAnsiTheme="majorHAnsi" w:cstheme="majorBidi"/>
      <w:i/>
      <w:iCs/>
      <w:color w:val="333333" w:themeColor="text2" w:themeShade="BF"/>
      <w:sz w:val="24"/>
      <w:szCs w:val="24"/>
    </w:rPr>
  </w:style>
  <w:style w:type="paragraph" w:styleId="Heading4">
    <w:name w:val="heading 4"/>
    <w:basedOn w:val="Normal"/>
    <w:next w:val="Normal"/>
    <w:link w:val="Heading4Char"/>
    <w:uiPriority w:val="9"/>
    <w:semiHidden/>
    <w:unhideWhenUsed/>
    <w:qFormat/>
    <w:rsid w:val="00204C73"/>
    <w:pPr>
      <w:keepNext/>
      <w:keepLines/>
      <w:spacing w:before="40" w:after="0"/>
      <w:outlineLvl w:val="3"/>
    </w:pPr>
    <w:rPr>
      <w:rFonts w:asciiTheme="majorHAnsi" w:eastAsiaTheme="majorEastAsia" w:hAnsiTheme="majorHAnsi" w:cstheme="majorBidi"/>
      <w:i/>
      <w:iCs/>
      <w:color w:val="881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5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154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5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0515"/>
    <w:rPr>
      <w:color w:val="584386" w:themeColor="accent4" w:themeShade="BF"/>
      <w:sz w:val="32"/>
    </w:rPr>
  </w:style>
  <w:style w:type="character" w:styleId="Hyperlink">
    <w:name w:val="Hyperlink"/>
    <w:basedOn w:val="DefaultParagraphFont"/>
    <w:uiPriority w:val="99"/>
    <w:unhideWhenUsed/>
    <w:rsid w:val="00715458"/>
    <w:rPr>
      <w:color w:val="FA2B5C" w:themeColor="hyperlink"/>
      <w:u w:val="single"/>
    </w:rPr>
  </w:style>
  <w:style w:type="paragraph" w:styleId="Subtitle">
    <w:name w:val="Subtitle"/>
    <w:basedOn w:val="Normal"/>
    <w:next w:val="Normal"/>
    <w:link w:val="SubtitleChar"/>
    <w:uiPriority w:val="11"/>
    <w:qFormat/>
    <w:rsid w:val="004B3396"/>
    <w:pPr>
      <w:numPr>
        <w:ilvl w:val="1"/>
      </w:numPr>
      <w:spacing w:after="80"/>
    </w:pPr>
    <w:rPr>
      <w:rFonts w:eastAsiaTheme="minorEastAsia"/>
      <w:color w:val="5A5A5A" w:themeColor="text1" w:themeTint="A5"/>
      <w:spacing w:val="15"/>
      <w:sz w:val="24"/>
      <w:szCs w:val="24"/>
    </w:rPr>
  </w:style>
  <w:style w:type="character" w:customStyle="1" w:styleId="SubtitleChar">
    <w:name w:val="Subtitle Char"/>
    <w:basedOn w:val="DefaultParagraphFont"/>
    <w:link w:val="Subtitle"/>
    <w:uiPriority w:val="11"/>
    <w:rsid w:val="004B3396"/>
    <w:rPr>
      <w:rFonts w:eastAsiaTheme="minorEastAsia"/>
      <w:color w:val="5A5A5A" w:themeColor="text1" w:themeTint="A5"/>
      <w:spacing w:val="15"/>
      <w:sz w:val="24"/>
      <w:szCs w:val="24"/>
    </w:rPr>
  </w:style>
  <w:style w:type="paragraph" w:styleId="ListParagraph">
    <w:name w:val="List Paragraph"/>
    <w:basedOn w:val="Normal"/>
    <w:uiPriority w:val="34"/>
    <w:qFormat/>
    <w:rsid w:val="009F48A9"/>
    <w:pPr>
      <w:ind w:left="720"/>
      <w:contextualSpacing/>
    </w:pPr>
  </w:style>
  <w:style w:type="paragraph" w:styleId="BalloonText">
    <w:name w:val="Balloon Text"/>
    <w:basedOn w:val="Normal"/>
    <w:link w:val="BalloonTextChar"/>
    <w:uiPriority w:val="99"/>
    <w:semiHidden/>
    <w:unhideWhenUsed/>
    <w:rsid w:val="009251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1FF"/>
    <w:rPr>
      <w:rFonts w:ascii="Segoe UI" w:hAnsi="Segoe UI" w:cs="Segoe UI"/>
      <w:sz w:val="18"/>
      <w:szCs w:val="18"/>
    </w:rPr>
  </w:style>
  <w:style w:type="character" w:customStyle="1" w:styleId="Heading2Char">
    <w:name w:val="Heading 2 Char"/>
    <w:basedOn w:val="DefaultParagraphFont"/>
    <w:link w:val="Heading2"/>
    <w:uiPriority w:val="9"/>
    <w:rsid w:val="000924E8"/>
    <w:rPr>
      <w:rFonts w:asciiTheme="majorHAnsi" w:eastAsiaTheme="majorEastAsia" w:hAnsiTheme="majorHAnsi" w:cstheme="majorBidi"/>
      <w:color w:val="795FAF" w:themeColor="accent4"/>
      <w:sz w:val="26"/>
      <w:szCs w:val="26"/>
    </w:rPr>
  </w:style>
  <w:style w:type="character" w:customStyle="1" w:styleId="Heading3Char">
    <w:name w:val="Heading 3 Char"/>
    <w:basedOn w:val="DefaultParagraphFont"/>
    <w:link w:val="Heading3"/>
    <w:uiPriority w:val="9"/>
    <w:rsid w:val="000924E8"/>
    <w:rPr>
      <w:rFonts w:asciiTheme="majorHAnsi" w:eastAsiaTheme="majorEastAsia" w:hAnsiTheme="majorHAnsi" w:cstheme="majorBidi"/>
      <w:i/>
      <w:iCs/>
      <w:color w:val="333333" w:themeColor="text2" w:themeShade="BF"/>
      <w:sz w:val="24"/>
      <w:szCs w:val="24"/>
    </w:rPr>
  </w:style>
  <w:style w:type="character" w:customStyle="1" w:styleId="Heading4Char">
    <w:name w:val="Heading 4 Char"/>
    <w:basedOn w:val="DefaultParagraphFont"/>
    <w:link w:val="Heading4"/>
    <w:uiPriority w:val="9"/>
    <w:semiHidden/>
    <w:rsid w:val="00204C73"/>
    <w:rPr>
      <w:rFonts w:asciiTheme="majorHAnsi" w:eastAsiaTheme="majorEastAsia" w:hAnsiTheme="majorHAnsi" w:cstheme="majorBidi"/>
      <w:i/>
      <w:iCs/>
      <w:color w:val="881631" w:themeColor="accent1" w:themeShade="BF"/>
    </w:rPr>
  </w:style>
  <w:style w:type="paragraph" w:styleId="NormalWeb">
    <w:name w:val="Normal (Web)"/>
    <w:basedOn w:val="Normal"/>
    <w:uiPriority w:val="99"/>
    <w:semiHidden/>
    <w:unhideWhenUsed/>
    <w:rsid w:val="00204C73"/>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UnresolvedMention">
    <w:name w:val="Unresolved Mention"/>
    <w:basedOn w:val="DefaultParagraphFont"/>
    <w:uiPriority w:val="99"/>
    <w:semiHidden/>
    <w:unhideWhenUsed/>
    <w:rsid w:val="00B00515"/>
    <w:rPr>
      <w:color w:val="605E5C"/>
      <w:shd w:val="clear" w:color="auto" w:fill="E1DFDD"/>
    </w:rPr>
  </w:style>
  <w:style w:type="character" w:styleId="CommentReference">
    <w:name w:val="annotation reference"/>
    <w:basedOn w:val="DefaultParagraphFont"/>
    <w:uiPriority w:val="99"/>
    <w:semiHidden/>
    <w:unhideWhenUsed/>
    <w:rsid w:val="00073932"/>
    <w:rPr>
      <w:sz w:val="16"/>
      <w:szCs w:val="16"/>
    </w:rPr>
  </w:style>
  <w:style w:type="paragraph" w:styleId="CommentText">
    <w:name w:val="annotation text"/>
    <w:basedOn w:val="Normal"/>
    <w:link w:val="CommentTextChar"/>
    <w:uiPriority w:val="99"/>
    <w:unhideWhenUsed/>
    <w:rsid w:val="00073932"/>
    <w:pPr>
      <w:spacing w:line="240" w:lineRule="auto"/>
    </w:pPr>
    <w:rPr>
      <w:sz w:val="20"/>
      <w:szCs w:val="20"/>
    </w:rPr>
  </w:style>
  <w:style w:type="character" w:customStyle="1" w:styleId="CommentTextChar">
    <w:name w:val="Comment Text Char"/>
    <w:basedOn w:val="DefaultParagraphFont"/>
    <w:link w:val="CommentText"/>
    <w:uiPriority w:val="99"/>
    <w:rsid w:val="00073932"/>
    <w:rPr>
      <w:sz w:val="20"/>
      <w:szCs w:val="20"/>
    </w:rPr>
  </w:style>
  <w:style w:type="paragraph" w:styleId="CommentSubject">
    <w:name w:val="annotation subject"/>
    <w:basedOn w:val="CommentText"/>
    <w:next w:val="CommentText"/>
    <w:link w:val="CommentSubjectChar"/>
    <w:uiPriority w:val="99"/>
    <w:semiHidden/>
    <w:unhideWhenUsed/>
    <w:rsid w:val="00073932"/>
    <w:rPr>
      <w:b/>
      <w:bCs/>
    </w:rPr>
  </w:style>
  <w:style w:type="character" w:customStyle="1" w:styleId="CommentSubjectChar">
    <w:name w:val="Comment Subject Char"/>
    <w:basedOn w:val="CommentTextChar"/>
    <w:link w:val="CommentSubject"/>
    <w:uiPriority w:val="99"/>
    <w:semiHidden/>
    <w:rsid w:val="00073932"/>
    <w:rPr>
      <w:b/>
      <w:bCs/>
      <w:sz w:val="20"/>
      <w:szCs w:val="20"/>
    </w:rPr>
  </w:style>
  <w:style w:type="paragraph" w:styleId="Revision">
    <w:name w:val="Revision"/>
    <w:hidden/>
    <w:uiPriority w:val="99"/>
    <w:semiHidden/>
    <w:rsid w:val="00073932"/>
    <w:pPr>
      <w:spacing w:after="0" w:line="240" w:lineRule="auto"/>
    </w:pPr>
  </w:style>
  <w:style w:type="paragraph" w:styleId="Header">
    <w:name w:val="header"/>
    <w:basedOn w:val="Normal"/>
    <w:link w:val="HeaderChar"/>
    <w:uiPriority w:val="99"/>
    <w:unhideWhenUsed/>
    <w:rsid w:val="00073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950966">
      <w:bodyDiv w:val="1"/>
      <w:marLeft w:val="0"/>
      <w:marRight w:val="0"/>
      <w:marTop w:val="0"/>
      <w:marBottom w:val="0"/>
      <w:divBdr>
        <w:top w:val="none" w:sz="0" w:space="0" w:color="auto"/>
        <w:left w:val="none" w:sz="0" w:space="0" w:color="auto"/>
        <w:bottom w:val="none" w:sz="0" w:space="0" w:color="auto"/>
        <w:right w:val="none" w:sz="0" w:space="0" w:color="auto"/>
      </w:divBdr>
    </w:div>
    <w:div w:id="561409163">
      <w:bodyDiv w:val="1"/>
      <w:marLeft w:val="0"/>
      <w:marRight w:val="0"/>
      <w:marTop w:val="0"/>
      <w:marBottom w:val="0"/>
      <w:divBdr>
        <w:top w:val="none" w:sz="0" w:space="0" w:color="auto"/>
        <w:left w:val="none" w:sz="0" w:space="0" w:color="auto"/>
        <w:bottom w:val="none" w:sz="0" w:space="0" w:color="auto"/>
        <w:right w:val="none" w:sz="0" w:space="0" w:color="auto"/>
      </w:divBdr>
      <w:divsChild>
        <w:div w:id="337654929">
          <w:marLeft w:val="0"/>
          <w:marRight w:val="0"/>
          <w:marTop w:val="0"/>
          <w:marBottom w:val="0"/>
          <w:divBdr>
            <w:top w:val="none" w:sz="0" w:space="0" w:color="auto"/>
            <w:left w:val="none" w:sz="0" w:space="0" w:color="auto"/>
            <w:bottom w:val="none" w:sz="0" w:space="0" w:color="auto"/>
            <w:right w:val="none" w:sz="0" w:space="0" w:color="auto"/>
          </w:divBdr>
          <w:divsChild>
            <w:div w:id="1056244994">
              <w:marLeft w:val="0"/>
              <w:marRight w:val="0"/>
              <w:marTop w:val="0"/>
              <w:marBottom w:val="0"/>
              <w:divBdr>
                <w:top w:val="none" w:sz="0" w:space="0" w:color="auto"/>
                <w:left w:val="none" w:sz="0" w:space="0" w:color="auto"/>
                <w:bottom w:val="none" w:sz="0" w:space="0" w:color="auto"/>
                <w:right w:val="none" w:sz="0" w:space="0" w:color="auto"/>
              </w:divBdr>
              <w:divsChild>
                <w:div w:id="569731017">
                  <w:marLeft w:val="0"/>
                  <w:marRight w:val="0"/>
                  <w:marTop w:val="0"/>
                  <w:marBottom w:val="0"/>
                  <w:divBdr>
                    <w:top w:val="none" w:sz="0" w:space="0" w:color="auto"/>
                    <w:left w:val="none" w:sz="0" w:space="0" w:color="auto"/>
                    <w:bottom w:val="none" w:sz="0" w:space="0" w:color="auto"/>
                    <w:right w:val="none" w:sz="0" w:space="0" w:color="auto"/>
                  </w:divBdr>
                  <w:divsChild>
                    <w:div w:id="1521116375">
                      <w:marLeft w:val="-300"/>
                      <w:marRight w:val="-300"/>
                      <w:marTop w:val="0"/>
                      <w:marBottom w:val="0"/>
                      <w:divBdr>
                        <w:top w:val="none" w:sz="0" w:space="0" w:color="auto"/>
                        <w:left w:val="none" w:sz="0" w:space="0" w:color="auto"/>
                        <w:bottom w:val="none" w:sz="0" w:space="0" w:color="auto"/>
                        <w:right w:val="none" w:sz="0" w:space="0" w:color="auto"/>
                      </w:divBdr>
                      <w:divsChild>
                        <w:div w:id="8334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571379">
          <w:marLeft w:val="0"/>
          <w:marRight w:val="0"/>
          <w:marTop w:val="0"/>
          <w:marBottom w:val="0"/>
          <w:divBdr>
            <w:top w:val="none" w:sz="0" w:space="0" w:color="auto"/>
            <w:left w:val="none" w:sz="0" w:space="0" w:color="auto"/>
            <w:bottom w:val="none" w:sz="0" w:space="0" w:color="auto"/>
            <w:right w:val="none" w:sz="0" w:space="0" w:color="auto"/>
          </w:divBdr>
          <w:divsChild>
            <w:div w:id="122691887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182933084">
      <w:bodyDiv w:val="1"/>
      <w:marLeft w:val="0"/>
      <w:marRight w:val="0"/>
      <w:marTop w:val="0"/>
      <w:marBottom w:val="0"/>
      <w:divBdr>
        <w:top w:val="none" w:sz="0" w:space="0" w:color="auto"/>
        <w:left w:val="none" w:sz="0" w:space="0" w:color="auto"/>
        <w:bottom w:val="none" w:sz="0" w:space="0" w:color="auto"/>
        <w:right w:val="none" w:sz="0" w:space="0" w:color="auto"/>
      </w:divBdr>
    </w:div>
    <w:div w:id="1192062608">
      <w:bodyDiv w:val="1"/>
      <w:marLeft w:val="0"/>
      <w:marRight w:val="0"/>
      <w:marTop w:val="0"/>
      <w:marBottom w:val="0"/>
      <w:divBdr>
        <w:top w:val="none" w:sz="0" w:space="0" w:color="auto"/>
        <w:left w:val="none" w:sz="0" w:space="0" w:color="auto"/>
        <w:bottom w:val="none" w:sz="0" w:space="0" w:color="auto"/>
        <w:right w:val="none" w:sz="0" w:space="0" w:color="auto"/>
      </w:divBdr>
    </w:div>
    <w:div w:id="1977684981">
      <w:bodyDiv w:val="1"/>
      <w:marLeft w:val="0"/>
      <w:marRight w:val="0"/>
      <w:marTop w:val="0"/>
      <w:marBottom w:val="0"/>
      <w:divBdr>
        <w:top w:val="none" w:sz="0" w:space="0" w:color="auto"/>
        <w:left w:val="none" w:sz="0" w:space="0" w:color="auto"/>
        <w:bottom w:val="none" w:sz="0" w:space="0" w:color="auto"/>
        <w:right w:val="none" w:sz="0" w:space="0" w:color="auto"/>
      </w:divBdr>
    </w:div>
    <w:div w:id="2017537116">
      <w:bodyDiv w:val="1"/>
      <w:marLeft w:val="0"/>
      <w:marRight w:val="0"/>
      <w:marTop w:val="0"/>
      <w:marBottom w:val="0"/>
      <w:divBdr>
        <w:top w:val="none" w:sz="0" w:space="0" w:color="auto"/>
        <w:left w:val="none" w:sz="0" w:space="0" w:color="auto"/>
        <w:bottom w:val="none" w:sz="0" w:space="0" w:color="auto"/>
        <w:right w:val="none" w:sz="0" w:space="0" w:color="auto"/>
      </w:divBdr>
      <w:divsChild>
        <w:div w:id="437876566">
          <w:marLeft w:val="0"/>
          <w:marRight w:val="0"/>
          <w:marTop w:val="0"/>
          <w:marBottom w:val="0"/>
          <w:divBdr>
            <w:top w:val="none" w:sz="0" w:space="0" w:color="auto"/>
            <w:left w:val="none" w:sz="0" w:space="0" w:color="auto"/>
            <w:bottom w:val="none" w:sz="0" w:space="0" w:color="auto"/>
            <w:right w:val="none" w:sz="0" w:space="0" w:color="auto"/>
          </w:divBdr>
        </w:div>
        <w:div w:id="514613918">
          <w:marLeft w:val="0"/>
          <w:marRight w:val="0"/>
          <w:marTop w:val="0"/>
          <w:marBottom w:val="0"/>
          <w:divBdr>
            <w:top w:val="none" w:sz="0" w:space="0" w:color="auto"/>
            <w:left w:val="none" w:sz="0" w:space="0" w:color="auto"/>
            <w:bottom w:val="none" w:sz="0" w:space="0" w:color="auto"/>
            <w:right w:val="none" w:sz="0" w:space="0" w:color="auto"/>
          </w:divBdr>
          <w:divsChild>
            <w:div w:id="27225336">
              <w:marLeft w:val="-225"/>
              <w:marRight w:val="-225"/>
              <w:marTop w:val="0"/>
              <w:marBottom w:val="0"/>
              <w:divBdr>
                <w:top w:val="none" w:sz="0" w:space="0" w:color="auto"/>
                <w:left w:val="none" w:sz="0" w:space="0" w:color="auto"/>
                <w:bottom w:val="none" w:sz="0" w:space="0" w:color="auto"/>
                <w:right w:val="none" w:sz="0" w:space="0" w:color="auto"/>
              </w:divBdr>
              <w:divsChild>
                <w:div w:id="2107572357">
                  <w:marLeft w:val="0"/>
                  <w:marRight w:val="0"/>
                  <w:marTop w:val="0"/>
                  <w:marBottom w:val="0"/>
                  <w:divBdr>
                    <w:top w:val="none" w:sz="0" w:space="0" w:color="auto"/>
                    <w:left w:val="none" w:sz="0" w:space="0" w:color="auto"/>
                    <w:bottom w:val="none" w:sz="0" w:space="0" w:color="auto"/>
                    <w:right w:val="none" w:sz="0" w:space="0" w:color="auto"/>
                  </w:divBdr>
                  <w:divsChild>
                    <w:div w:id="1270044021">
                      <w:marLeft w:val="0"/>
                      <w:marRight w:val="0"/>
                      <w:marTop w:val="0"/>
                      <w:marBottom w:val="0"/>
                      <w:divBdr>
                        <w:top w:val="none" w:sz="0" w:space="0" w:color="auto"/>
                        <w:left w:val="none" w:sz="0" w:space="0" w:color="auto"/>
                        <w:bottom w:val="none" w:sz="0" w:space="0" w:color="auto"/>
                        <w:right w:val="none" w:sz="0" w:space="0" w:color="auto"/>
                      </w:divBdr>
                      <w:divsChild>
                        <w:div w:id="15049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estview.cengage.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Support_WD365_EOM7-1_Programs.docx"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Breilerk\Desktop\FidelHighSeason2024\syedAli\bussinessMS-Office\word\wk1\Support_WD365_EOM7-1_Programs.docx"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radingEngineProps xmlns="http://tempuri.org/temp">
  <UserID>{632c73eb-56f9-436a-bffc-c6a652a7edad}</UserID>
  <AssignmentID>{632c73eb-56f9-436a-bffc-c6a652a7edad}</AssignmentID>
</GradingEnginePro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FC571-EB20-4EA3-8034-CCD9A5DBFE75}">
  <ds:schemaRefs>
    <ds:schemaRef ds:uri="http://tempuri.org/temp"/>
  </ds:schemaRefs>
</ds:datastoreItem>
</file>

<file path=customXml/itemProps2.xml><?xml version="1.0" encoding="utf-8"?>
<ds:datastoreItem xmlns:ds="http://schemas.openxmlformats.org/officeDocument/2006/customXml" ds:itemID="{F76D7CC7-60EE-46EC-9CC6-18A20992A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2025 Cengage Learning.</cp:keywords>
  <dc:description/>
  <cp:revision>3</cp:revision>
  <dcterms:created xsi:type="dcterms:W3CDTF">2024-09-08T07:02:00Z</dcterms:created>
  <dcterms:modified xsi:type="dcterms:W3CDTF">2024-09-08T07:32:00Z</dcterms:modified>
</cp:coreProperties>
</file>